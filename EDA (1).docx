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auto" w:val="clear"/>
        <w:spacing w:after="120" w:before="160" w:line="24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shd w:fill="auto" w:val="clear"/>
        <w:spacing w:after="120" w:before="160" w:line="240" w:lineRule="auto"/>
        <w:jc w:val="center"/>
        <w:rPr>
          <w:rFonts w:ascii="Cabin" w:cs="Cabin" w:eastAsia="Cabin" w:hAnsi="Cabin"/>
          <w:color w:val="ee6b00"/>
          <w:sz w:val="48"/>
          <w:szCs w:val="48"/>
          <w:highlight w:val="white"/>
        </w:rPr>
      </w:pPr>
      <w:r w:rsidDel="00000000" w:rsidR="00000000" w:rsidRPr="00000000">
        <w:rPr/>
        <w:drawing>
          <wp:inline distB="0" distT="0" distL="0" distR="0">
            <wp:extent cx="3297555" cy="725170"/>
            <wp:effectExtent b="0" l="0" r="0" t="0"/>
            <wp:docPr id="2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97555" cy="7251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auto" w:val="clear"/>
        <w:spacing w:after="120" w:before="160" w:line="24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shd w:fill="auto" w:val="clear"/>
        <w:spacing w:after="120" w:before="160" w:line="24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shd w:fill="auto" w:val="clear"/>
        <w:spacing w:after="120" w:before="160" w:line="24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p>
    <w:p w:rsidR="00000000" w:rsidDel="00000000" w:rsidP="00000000" w:rsidRDefault="00000000" w:rsidRPr="00000000" w14:paraId="00000006">
      <w:pPr>
        <w:shd w:fill="auto" w:val="clear"/>
        <w:spacing w:after="120" w:before="160" w:line="240" w:lineRule="auto"/>
        <w:ind w:left="0" w:firstLine="0"/>
        <w:jc w:val="center"/>
        <w:rPr>
          <w:rFonts w:ascii="Montserrat" w:cs="Montserrat" w:eastAsia="Montserrat" w:hAnsi="Montserrat"/>
          <w:b w:val="1"/>
          <w:color w:val="113452"/>
          <w:sz w:val="60"/>
          <w:szCs w:val="60"/>
        </w:rPr>
      </w:pPr>
      <w:r w:rsidDel="00000000" w:rsidR="00000000" w:rsidRPr="00000000">
        <w:rPr>
          <w:rFonts w:ascii="Montserrat" w:cs="Montserrat" w:eastAsia="Montserrat" w:hAnsi="Montserrat"/>
          <w:b w:val="1"/>
          <w:color w:val="113452"/>
          <w:sz w:val="60"/>
          <w:szCs w:val="60"/>
          <w:rtl w:val="0"/>
        </w:rPr>
        <w:t xml:space="preserve">Exploratory Data Analysis on the Automobile Data Set</w:t>
      </w:r>
    </w:p>
    <w:p w:rsidR="00000000" w:rsidDel="00000000" w:rsidP="00000000" w:rsidRDefault="00000000" w:rsidRPr="00000000" w14:paraId="00000007">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8">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9">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shd w:fill="auto" w:val="clear"/>
        <w:jc w:val="center"/>
        <w:rPr>
          <w:rFonts w:ascii="Cabin" w:cs="Cabin" w:eastAsia="Cabin" w:hAnsi="Cabin"/>
          <w:color w:val="ee6b00"/>
          <w:sz w:val="48"/>
          <w:szCs w:val="48"/>
          <w:highlight w:val="white"/>
        </w:rPr>
      </w:pPr>
      <w:hyperlink r:id="rId8">
        <w:r w:rsidDel="00000000" w:rsidR="00000000" w:rsidRPr="00000000">
          <w:rPr/>
          <w:drawing>
            <wp:inline distB="0" distT="0" distL="0" distR="0">
              <wp:extent cx="2152650" cy="579120"/>
              <wp:effectExtent b="0" l="0" r="0" t="0"/>
              <wp:docPr id="28"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152650" cy="5791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E">
      <w:pPr>
        <w:shd w:fill="auto" w:val="clear"/>
        <w:spacing w:after="120" w:before="160" w:line="240" w:lineRule="auto"/>
        <w:ind w:left="0" w:firstLine="0"/>
        <w:jc w:val="center"/>
        <w:rPr>
          <w:rFonts w:ascii="Montserrat Light" w:cs="Montserrat Light" w:eastAsia="Montserrat Light" w:hAnsi="Montserrat Light"/>
          <w:color w:val="113452"/>
          <w:sz w:val="28"/>
          <w:szCs w:val="28"/>
          <w:highlight w:val="white"/>
        </w:rPr>
      </w:pPr>
      <w:r w:rsidDel="00000000" w:rsidR="00000000" w:rsidRPr="00000000">
        <w:rPr>
          <w:rtl w:val="0"/>
        </w:rPr>
      </w:r>
    </w:p>
    <w:p w:rsidR="00000000" w:rsidDel="00000000" w:rsidP="00000000" w:rsidRDefault="00000000" w:rsidRPr="00000000" w14:paraId="0000000F">
      <w:pPr>
        <w:shd w:fill="auto" w:val="clear"/>
        <w:rPr>
          <w:rFonts w:ascii="Cabin" w:cs="Cabin" w:eastAsia="Cabin" w:hAnsi="Cabin"/>
          <w:sz w:val="28"/>
          <w:szCs w:val="28"/>
          <w:highlight w:val="white"/>
        </w:rPr>
      </w:pPr>
      <w:r w:rsidDel="00000000" w:rsidR="00000000" w:rsidRPr="00000000">
        <w:rPr>
          <w:rtl w:val="0"/>
        </w:rPr>
      </w:r>
    </w:p>
    <w:p w:rsidR="00000000" w:rsidDel="00000000" w:rsidP="00000000" w:rsidRDefault="00000000" w:rsidRPr="00000000" w14:paraId="00000010">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1">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2">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3">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4">
      <w:pPr>
        <w:shd w:fill="auto" w:val="clear"/>
        <w:jc w:val="both"/>
        <w:rPr>
          <w:rFonts w:ascii="Montserrat Light" w:cs="Montserrat Light" w:eastAsia="Montserrat Light" w:hAnsi="Montserrat Light"/>
        </w:rPr>
      </w:pPr>
      <w:r w:rsidDel="00000000" w:rsidR="00000000" w:rsidRPr="00000000">
        <w:rPr>
          <w:rFonts w:ascii="Montserrat" w:cs="Montserrat" w:eastAsia="Montserrat" w:hAnsi="Montserrat"/>
          <w:b w:val="1"/>
          <w:color w:val="113452"/>
          <w:sz w:val="36"/>
          <w:szCs w:val="36"/>
          <w:rtl w:val="0"/>
        </w:rPr>
        <w:t xml:space="preserve">Introduction</w:t>
      </w:r>
      <w:r w:rsidDel="00000000" w:rsidR="00000000" w:rsidRPr="00000000">
        <w:rPr>
          <w:rtl w:val="0"/>
        </w:rPr>
      </w:r>
    </w:p>
    <w:p w:rsidR="00000000" w:rsidDel="00000000" w:rsidP="00000000" w:rsidRDefault="00000000" w:rsidRPr="00000000" w14:paraId="00000015">
      <w:pPr>
        <w:shd w:fill="auto" w:val="clear"/>
        <w:spacing w:after="240" w:before="240" w:line="300" w:lineRule="auto"/>
        <w:jc w:val="both"/>
        <w:rPr>
          <w:rFonts w:ascii="Montserrat Light" w:cs="Montserrat Light" w:eastAsia="Montserrat Light" w:hAnsi="Montserrat Light"/>
        </w:rPr>
      </w:pPr>
      <w:r w:rsidDel="00000000" w:rsidR="00000000" w:rsidRPr="00000000">
        <w:rPr>
          <w:color w:val="666666"/>
          <w:sz w:val="24"/>
          <w:szCs w:val="24"/>
          <w:rtl w:val="0"/>
        </w:rPr>
        <w:t xml:space="preserve">Purchasing and choosing a car can be a daunting task, especially if you are concerned with car performance, fuel consumption, body shape, price, horsepower etc. This paper focuses on using exploratory data analysis (EDA), to give the consumer enough information to decide which automobile to select. </w:t>
      </w:r>
      <w:r w:rsidDel="00000000" w:rsidR="00000000" w:rsidRPr="00000000">
        <w:rPr>
          <w:rtl w:val="0"/>
        </w:rPr>
      </w:r>
    </w:p>
    <w:p w:rsidR="00000000" w:rsidDel="00000000" w:rsidP="00000000" w:rsidRDefault="00000000" w:rsidRPr="00000000" w14:paraId="00000016">
      <w:pPr>
        <w:spacing w:after="120" w:before="160" w:line="240" w:lineRule="auto"/>
        <w:jc w:val="both"/>
        <w:rPr>
          <w:rFonts w:ascii="Cabin" w:cs="Cabin" w:eastAsia="Cabin" w:hAnsi="Cabin"/>
          <w:sz w:val="24"/>
          <w:szCs w:val="24"/>
          <w:u w:val="single"/>
        </w:rPr>
      </w:pPr>
      <w:r w:rsidDel="00000000" w:rsidR="00000000" w:rsidRPr="00000000">
        <w:rPr>
          <w:rtl w:val="0"/>
        </w:rPr>
      </w:r>
    </w:p>
    <w:p w:rsidR="00000000" w:rsidDel="00000000" w:rsidP="00000000" w:rsidRDefault="00000000" w:rsidRPr="00000000" w14:paraId="00000017">
      <w:pPr>
        <w:jc w:val="both"/>
        <w:rPr>
          <w:rFonts w:ascii="Cabin" w:cs="Cabin" w:eastAsia="Cabin" w:hAnsi="Cabin"/>
          <w:b w:val="1"/>
          <w:sz w:val="24"/>
          <w:szCs w:val="24"/>
        </w:rPr>
      </w:pPr>
      <w:r w:rsidDel="00000000" w:rsidR="00000000" w:rsidRPr="00000000">
        <w:rPr>
          <w:rFonts w:ascii="Montserrat" w:cs="Montserrat" w:eastAsia="Montserrat" w:hAnsi="Montserrat"/>
          <w:b w:val="1"/>
          <w:color w:val="c19a4f"/>
          <w:sz w:val="24"/>
          <w:szCs w:val="24"/>
          <w:rtl w:val="0"/>
        </w:rPr>
        <w:t xml:space="preserve">DATA CLEANING</w:t>
      </w:r>
      <w:r w:rsidDel="00000000" w:rsidR="00000000" w:rsidRPr="00000000">
        <w:rPr>
          <w:rtl w:val="0"/>
        </w:rPr>
      </w:r>
    </w:p>
    <w:p w:rsidR="00000000" w:rsidDel="00000000" w:rsidP="00000000" w:rsidRDefault="00000000" w:rsidRPr="00000000" w14:paraId="00000018">
      <w:pPr>
        <w:shd w:fill="auto" w:val="clear"/>
        <w:jc w:val="both"/>
        <w:rPr>
          <w:rFonts w:ascii="Cabin" w:cs="Cabin" w:eastAsia="Cabin" w:hAnsi="Cabin"/>
          <w:b w:val="1"/>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b w:val="0"/>
          <w:sz w:val="24"/>
          <w:szCs w:val="24"/>
          <w:rtl w:val="0"/>
        </w:rPr>
        <w:t xml:space="preserve">Cleaning the </w:t>
      </w:r>
      <w:r w:rsidDel="00000000" w:rsidR="00000000" w:rsidRPr="00000000">
        <w:rPr>
          <w:sz w:val="24"/>
          <w:szCs w:val="24"/>
          <w:rtl w:val="0"/>
        </w:rPr>
        <w:t xml:space="preserve">automobile.txt  </w:t>
      </w:r>
      <w:r w:rsidDel="00000000" w:rsidR="00000000" w:rsidRPr="00000000">
        <w:rPr>
          <w:b w:val="0"/>
          <w:sz w:val="24"/>
          <w:szCs w:val="24"/>
          <w:rtl w:val="0"/>
        </w:rPr>
        <w:t xml:space="preserve">dataset one had to look for the missing data and understand </w:t>
      </w:r>
      <w:r w:rsidDel="00000000" w:rsidR="00000000" w:rsidRPr="00000000">
        <w:rPr>
          <w:sz w:val="24"/>
          <w:szCs w:val="24"/>
          <w:rtl w:val="0"/>
        </w:rPr>
        <w:t xml:space="preserve">the information contained in the dataset</w:t>
      </w:r>
      <w:r w:rsidDel="00000000" w:rsidR="00000000" w:rsidRPr="00000000">
        <w:rPr>
          <w:b w:val="0"/>
          <w:sz w:val="24"/>
          <w:szCs w:val="24"/>
          <w:rtl w:val="0"/>
        </w:rPr>
        <w:t xml:space="preserve">. The dataset </w:t>
      </w:r>
      <w:r w:rsidDel="00000000" w:rsidR="00000000" w:rsidRPr="00000000">
        <w:rPr>
          <w:sz w:val="24"/>
          <w:szCs w:val="24"/>
          <w:rtl w:val="0"/>
        </w:rPr>
        <w:t xml:space="preserve">had a question</w:t>
      </w:r>
      <w:r w:rsidDel="00000000" w:rsidR="00000000" w:rsidRPr="00000000">
        <w:rPr>
          <w:b w:val="0"/>
          <w:sz w:val="24"/>
          <w:szCs w:val="24"/>
          <w:rtl w:val="0"/>
        </w:rPr>
        <w:t xml:space="preserve"> (?) mark to represent missing data. </w:t>
      </w:r>
      <w:r w:rsidDel="00000000" w:rsidR="00000000" w:rsidRPr="00000000">
        <w:rPr>
          <w:sz w:val="24"/>
          <w:szCs w:val="24"/>
          <w:rtl w:val="0"/>
        </w:rPr>
        <w:t xml:space="preserve">F</w:t>
      </w:r>
      <w:r w:rsidDel="00000000" w:rsidR="00000000" w:rsidRPr="00000000">
        <w:rPr>
          <w:b w:val="0"/>
          <w:sz w:val="24"/>
          <w:szCs w:val="24"/>
          <w:rtl w:val="0"/>
        </w:rPr>
        <w:t xml:space="preserve">igure 1 below </w:t>
      </w:r>
      <w:r w:rsidDel="00000000" w:rsidR="00000000" w:rsidRPr="00000000">
        <w:rPr>
          <w:sz w:val="24"/>
          <w:szCs w:val="24"/>
          <w:rtl w:val="0"/>
        </w:rPr>
        <w:t xml:space="preserve">shows a normalized-loss column</w:t>
      </w:r>
      <w:r w:rsidDel="00000000" w:rsidR="00000000" w:rsidRPr="00000000">
        <w:rPr>
          <w:b w:val="0"/>
          <w:sz w:val="24"/>
          <w:szCs w:val="24"/>
          <w:rtl w:val="0"/>
        </w:rPr>
        <w:t xml:space="preserve"> with </w:t>
      </w:r>
      <w:r w:rsidDel="00000000" w:rsidR="00000000" w:rsidRPr="00000000">
        <w:rPr>
          <w:sz w:val="24"/>
          <w:szCs w:val="24"/>
          <w:rtl w:val="0"/>
        </w:rPr>
        <w:t xml:space="preserve">‘?’.</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653808" cy="1843183"/>
            <wp:effectExtent b="0" l="0" r="0" t="0"/>
            <wp:docPr id="7" name="image7.png"/>
            <a:graphic>
              <a:graphicData uri="http://schemas.openxmlformats.org/drawingml/2006/picture">
                <pic:pic>
                  <pic:nvPicPr>
                    <pic:cNvPr id="0" name="image7.png"/>
                    <pic:cNvPicPr preferRelativeResize="0"/>
                  </pic:nvPicPr>
                  <pic:blipFill>
                    <a:blip r:embed="rId10"/>
                    <a:srcRect b="0" l="9327" r="0" t="18726"/>
                    <a:stretch>
                      <a:fillRect/>
                    </a:stretch>
                  </pic:blipFill>
                  <pic:spPr>
                    <a:xfrm>
                      <a:off x="0" y="0"/>
                      <a:ext cx="5653808" cy="184318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 Missing values represented by the ‘?’ mark.</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The  replace() method was used to replace ‘?’ with NaN values which can be interpreted by the isnull().sum() methods to give a total of missing values in every attribute. A total of seven attributes had missing values which are as follows:</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sz w:val="24"/>
          <w:szCs w:val="24"/>
        </w:rPr>
      </w:pPr>
      <w:r w:rsidDel="00000000" w:rsidR="00000000" w:rsidRPr="00000000">
        <w:rPr>
          <w:sz w:val="24"/>
          <w:szCs w:val="24"/>
          <w:highlight w:val="white"/>
          <w:rtl w:val="0"/>
        </w:rPr>
        <w:t xml:space="preserve">the</w:t>
      </w:r>
      <w:r w:rsidDel="00000000" w:rsidR="00000000" w:rsidRPr="00000000">
        <w:rPr>
          <w:sz w:val="24"/>
          <w:szCs w:val="24"/>
          <w:highlight w:val="white"/>
          <w:rtl w:val="0"/>
        </w:rPr>
        <w:t xml:space="preserve"> price</w:t>
      </w:r>
      <w:r w:rsidDel="00000000" w:rsidR="00000000" w:rsidRPr="00000000">
        <w:rPr>
          <w:sz w:val="24"/>
          <w:szCs w:val="24"/>
          <w:highlight w:val="white"/>
          <w:rtl w:val="0"/>
        </w:rPr>
        <w:t xml:space="preserve"> column had 4 missing values.</w:t>
      </w:r>
    </w:p>
    <w:p w:rsidR="00000000" w:rsidDel="00000000" w:rsidP="00000000" w:rsidRDefault="00000000" w:rsidRPr="00000000" w14:paraId="00000021">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peak-rpm column has 2 missing values.</w:t>
      </w:r>
    </w:p>
    <w:p w:rsidR="00000000" w:rsidDel="00000000" w:rsidP="00000000" w:rsidRDefault="00000000" w:rsidRPr="00000000" w14:paraId="00000022">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horsepower column has 2 missing values.</w:t>
      </w:r>
    </w:p>
    <w:p w:rsidR="00000000" w:rsidDel="00000000" w:rsidP="00000000" w:rsidRDefault="00000000" w:rsidRPr="00000000" w14:paraId="00000023">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stroke</w:t>
      </w:r>
      <w:r w:rsidDel="00000000" w:rsidR="00000000" w:rsidRPr="00000000">
        <w:rPr>
          <w:sz w:val="24"/>
          <w:szCs w:val="24"/>
          <w:highlight w:val="white"/>
          <w:rtl w:val="0"/>
        </w:rPr>
        <w:t xml:space="preserve"> column had 2 missing values.</w:t>
      </w:r>
    </w:p>
    <w:p w:rsidR="00000000" w:rsidDel="00000000" w:rsidP="00000000" w:rsidRDefault="00000000" w:rsidRPr="00000000" w14:paraId="00000024">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bore</w:t>
      </w:r>
      <w:r w:rsidDel="00000000" w:rsidR="00000000" w:rsidRPr="00000000">
        <w:rPr>
          <w:sz w:val="24"/>
          <w:szCs w:val="24"/>
          <w:highlight w:val="white"/>
          <w:rtl w:val="0"/>
        </w:rPr>
        <w:t xml:space="preserve"> column had 2 missing values.</w:t>
      </w:r>
    </w:p>
    <w:p w:rsidR="00000000" w:rsidDel="00000000" w:rsidP="00000000" w:rsidRDefault="00000000" w:rsidRPr="00000000" w14:paraId="00000025">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num-of-doors column had 2 missing values.</w:t>
      </w:r>
    </w:p>
    <w:p w:rsidR="00000000" w:rsidDel="00000000" w:rsidP="00000000" w:rsidRDefault="00000000" w:rsidRPr="00000000" w14:paraId="00000026">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normalized-losses column had 41 missing values.</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color w:val="333333"/>
          <w:sz w:val="24"/>
          <w:szCs w:val="24"/>
        </w:rPr>
      </w:pPr>
      <w:r w:rsidDel="00000000" w:rsidR="00000000" w:rsidRPr="00000000">
        <w:rPr>
          <w:sz w:val="24"/>
          <w:szCs w:val="24"/>
          <w:rtl w:val="0"/>
        </w:rPr>
        <w:t xml:space="preserve">The imputation method was used to replace the missing values with mean values of normalized-losses, bore, stroke, horsepower, peak-rpm and price columns respectively.  This is due to </w:t>
      </w:r>
      <w:r w:rsidDel="00000000" w:rsidR="00000000" w:rsidRPr="00000000">
        <w:rPr>
          <w:color w:val="333333"/>
          <w:sz w:val="24"/>
          <w:szCs w:val="24"/>
          <w:rtl w:val="0"/>
        </w:rPr>
        <w:t xml:space="preserve">The imputation method develops reasonable guesses for missing data, useful when the percentage of missing data is low. If the portion of missing data is too high, the results lack natural variation that could result in an effective model. Figure 2 shows all the attributes with missing data.</w:t>
      </w:r>
    </w:p>
    <w:p w:rsidR="00000000" w:rsidDel="00000000" w:rsidP="00000000" w:rsidRDefault="00000000" w:rsidRPr="00000000" w14:paraId="00000029">
      <w:pPr>
        <w:rPr>
          <w:color w:val="333333"/>
          <w:sz w:val="24"/>
          <w:szCs w:val="24"/>
        </w:rPr>
      </w:pPr>
      <w:r w:rsidDel="00000000" w:rsidR="00000000" w:rsidRPr="00000000">
        <w:rPr>
          <w:color w:val="333333"/>
          <w:sz w:val="24"/>
          <w:szCs w:val="24"/>
        </w:rPr>
        <w:drawing>
          <wp:inline distB="114300" distT="114300" distL="114300" distR="114300">
            <wp:extent cx="3952875" cy="4019550"/>
            <wp:effectExtent b="0" l="0" r="0" t="0"/>
            <wp:docPr id="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528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Figure2. Heatmap highlighting missing values.</w:t>
      </w:r>
    </w:p>
    <w:p w:rsidR="00000000" w:rsidDel="00000000" w:rsidP="00000000" w:rsidRDefault="00000000" w:rsidRPr="00000000" w14:paraId="0000002B">
      <w:pPr>
        <w:jc w:val="center"/>
        <w:rPr>
          <w:color w:val="333333"/>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The num-doors column, the largest frequency of the number of doors, was used to replace the missing values. Figure 3 illustrates the clean data set after the imputation process was performed. </w:t>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3876675" cy="3914775"/>
            <wp:effectExtent b="0" l="0" r="0" t="0"/>
            <wp:docPr id="1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8766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3. Dataset visualization after imputation.</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Attributes of the dataset had to be looked at before performing any analysis or visualization to be of the correct format or data type. Figure 4 shows the format or data type of all the columns in the dataset, dtypes returns the data types of each column. </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1824038" cy="327037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24038" cy="32703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4. Original dataset attribute data types.</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The following attributes peak-rpm, bore, stroke, normalized-losses their data types are object instead of float. Price and horsepower their data types were changed to integer as can be seen in figure 5.</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1809750" cy="34290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097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Fonts w:ascii="Montserrat" w:cs="Montserrat" w:eastAsia="Montserrat" w:hAnsi="Montserrat"/>
          <w:b w:val="1"/>
          <w:rtl w:val="0"/>
        </w:rPr>
        <w:t xml:space="preserve">Figure 5. </w:t>
      </w:r>
      <w:r w:rsidDel="00000000" w:rsidR="00000000" w:rsidRPr="00000000">
        <w:rPr>
          <w:rFonts w:ascii="Montserrat" w:cs="Montserrat" w:eastAsia="Montserrat" w:hAnsi="Montserrat"/>
          <w:b w:val="1"/>
          <w:rtl w:val="0"/>
        </w:rPr>
        <w:t xml:space="preserve">Formated data types.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The data types of the different attributes were changed using astype() method.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shd w:fill="auto" w:val="clear"/>
        <w:spacing w:after="0" w:before="0" w:line="300" w:lineRule="auto"/>
        <w:ind w:left="0" w:right="0" w:firstLine="0"/>
        <w:jc w:val="both"/>
        <w:rPr>
          <w:rFonts w:ascii="Montserrat" w:cs="Montserrat" w:eastAsia="Montserrat" w:hAnsi="Montserrat"/>
          <w:b w:val="0"/>
          <w:color w:val="c19a4f"/>
          <w:sz w:val="24"/>
          <w:szCs w:val="24"/>
        </w:rPr>
      </w:pPr>
      <w:r w:rsidDel="00000000" w:rsidR="00000000" w:rsidRPr="00000000">
        <w:rPr>
          <w:rtl w:val="0"/>
        </w:rPr>
      </w:r>
    </w:p>
    <w:p w:rsidR="00000000" w:rsidDel="00000000" w:rsidP="00000000" w:rsidRDefault="00000000" w:rsidRPr="00000000" w14:paraId="00000046">
      <w:pPr>
        <w:pStyle w:val="Title"/>
        <w:spacing w:line="300" w:lineRule="auto"/>
        <w:jc w:val="both"/>
        <w:rPr/>
      </w:pPr>
      <w:bookmarkStart w:colFirst="0" w:colLast="0" w:name="_heading=h.gjdgxs" w:id="0"/>
      <w:bookmarkEnd w:id="0"/>
      <w:r w:rsidDel="00000000" w:rsidR="00000000" w:rsidRPr="00000000">
        <w:rPr>
          <w:rtl w:val="0"/>
        </w:rPr>
        <w:t xml:space="preserve">MISSING DATA</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The dataframe had missing data, a total of seven attributes. The </w:t>
      </w:r>
      <w:r w:rsidDel="00000000" w:rsidR="00000000" w:rsidRPr="00000000">
        <w:rPr>
          <w:sz w:val="24"/>
          <w:szCs w:val="24"/>
          <w:rtl w:val="0"/>
        </w:rPr>
        <w:t xml:space="preserve">data frame</w:t>
      </w:r>
      <w:r w:rsidDel="00000000" w:rsidR="00000000" w:rsidRPr="00000000">
        <w:rPr>
          <w:sz w:val="24"/>
          <w:szCs w:val="24"/>
          <w:rtl w:val="0"/>
        </w:rPr>
        <w:t xml:space="preserve"> </w:t>
      </w:r>
      <w:r w:rsidDel="00000000" w:rsidR="00000000" w:rsidRPr="00000000">
        <w:rPr>
          <w:sz w:val="24"/>
          <w:szCs w:val="24"/>
          <w:rtl w:val="0"/>
        </w:rPr>
        <w:t xml:space="preserve">had a low</w:t>
      </w:r>
      <w:r w:rsidDel="00000000" w:rsidR="00000000" w:rsidRPr="00000000">
        <w:rPr>
          <w:sz w:val="24"/>
          <w:szCs w:val="24"/>
          <w:rtl w:val="0"/>
        </w:rPr>
        <w:t xml:space="preserve"> percentage of missing values, less than 20 percent which allowed for imputation using mean for numerical attributes and highest frequency of </w:t>
      </w:r>
      <w:r w:rsidDel="00000000" w:rsidR="00000000" w:rsidRPr="00000000">
        <w:rPr>
          <w:sz w:val="24"/>
          <w:szCs w:val="24"/>
          <w:rtl w:val="0"/>
        </w:rPr>
        <w:t xml:space="preserve">occurring</w:t>
      </w:r>
      <w:r w:rsidDel="00000000" w:rsidR="00000000" w:rsidRPr="00000000">
        <w:rPr>
          <w:sz w:val="24"/>
          <w:szCs w:val="24"/>
          <w:rtl w:val="0"/>
        </w:rPr>
        <w:t xml:space="preserve"> class to replace missing values for word attributes. The num-of-doors column had two missing values after imputation and had to delete those rows that had missing values instead of the whole column, as can be seen in figure 6 below.</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3867150" cy="40386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671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6. Nu-of-columns remaining missing values after imputation.</w:t>
      </w:r>
    </w:p>
    <w:p w:rsidR="00000000" w:rsidDel="00000000" w:rsidP="00000000" w:rsidRDefault="00000000" w:rsidRPr="00000000" w14:paraId="0000004C">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4D">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4E">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4F">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0">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1">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2">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3">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4">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b w:val="1"/>
          <w:color w:val="c19a4f"/>
          <w:sz w:val="24"/>
          <w:szCs w:val="24"/>
        </w:rPr>
      </w:pPr>
      <w:r w:rsidDel="00000000" w:rsidR="00000000" w:rsidRPr="00000000">
        <w:rPr>
          <w:rFonts w:ascii="Montserrat" w:cs="Montserrat" w:eastAsia="Montserrat" w:hAnsi="Montserrat"/>
          <w:b w:val="1"/>
          <w:color w:val="c19a4f"/>
          <w:sz w:val="24"/>
          <w:szCs w:val="24"/>
          <w:rtl w:val="0"/>
        </w:rPr>
        <w:t xml:space="preserve">Data analysis and visualization of the Automobile dataset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Figure 7 below is a horizontal bar chart that shows the total number of cars available for every automobile maker. Toyota, Nissan, Mazda, Mitsubishi and Honda have the largest total respectively. Mercury, Renault, Alfa-Romeo, Chevrolet and Jaguar had the lowest total. </w:t>
      </w:r>
    </w:p>
    <w:p w:rsidR="00000000" w:rsidDel="00000000" w:rsidP="00000000" w:rsidRDefault="00000000" w:rsidRPr="00000000" w14:paraId="00000058">
      <w:pPr>
        <w:rPr>
          <w:rFonts w:ascii="Montserrat" w:cs="Montserrat" w:eastAsia="Montserrat" w:hAnsi="Montserrat"/>
          <w:b w:val="1"/>
          <w:color w:val="c19a4f"/>
          <w:sz w:val="24"/>
          <w:szCs w:val="24"/>
        </w:rPr>
      </w:pPr>
      <w:r w:rsidDel="00000000" w:rsidR="00000000" w:rsidRPr="00000000">
        <w:rPr>
          <w:rFonts w:ascii="Montserrat" w:cs="Montserrat" w:eastAsia="Montserrat" w:hAnsi="Montserrat"/>
          <w:b w:val="1"/>
          <w:color w:val="c19a4f"/>
          <w:sz w:val="24"/>
          <w:szCs w:val="24"/>
        </w:rPr>
        <w:drawing>
          <wp:inline distB="114300" distT="114300" distL="114300" distR="114300">
            <wp:extent cx="5731200" cy="20574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7. Make total automobile numbers.</w:t>
      </w:r>
    </w:p>
    <w:p w:rsidR="00000000" w:rsidDel="00000000" w:rsidP="00000000" w:rsidRDefault="00000000" w:rsidRPr="00000000" w14:paraId="0000005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B">
      <w:pPr>
        <w:rPr/>
      </w:pPr>
      <w:r w:rsidDel="00000000" w:rsidR="00000000" w:rsidRPr="00000000">
        <w:rPr>
          <w:sz w:val="24"/>
          <w:szCs w:val="24"/>
          <w:rtl w:val="0"/>
        </w:rPr>
        <w:t xml:space="preserve">T</w:t>
      </w:r>
      <w:r w:rsidDel="00000000" w:rsidR="00000000" w:rsidRPr="00000000">
        <w:rPr>
          <w:sz w:val="24"/>
          <w:szCs w:val="24"/>
          <w:rtl w:val="0"/>
        </w:rPr>
        <w:t xml:space="preserve">he automobile makers and price are shown in figure 8. The box plot shows the different car models and their respective prices. Chevrolet is one of the cars with the affordable vehicles. Bmw, mercedes-benz , jaguar and porsche are the most expensive.</w:t>
      </w:r>
      <w:r w:rsidDel="00000000" w:rsidR="00000000" w:rsidRPr="00000000">
        <w:rPr>
          <w:rtl w:val="0"/>
        </w:rPr>
      </w:r>
    </w:p>
    <w:p w:rsidR="00000000" w:rsidDel="00000000" w:rsidP="00000000" w:rsidRDefault="00000000" w:rsidRPr="00000000" w14:paraId="0000005C">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731200" cy="2781300"/>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8. Average prices of different automobile makers.</w:t>
      </w:r>
    </w:p>
    <w:sdt>
      <w:sdtPr>
        <w:tag w:val="goog_rdk_2"/>
      </w:sdtPr>
      <w:sdtContent>
        <w:p w:rsidR="00000000" w:rsidDel="00000000" w:rsidP="00000000" w:rsidRDefault="00000000" w:rsidRPr="00000000" w14:paraId="0000005E">
          <w:pPr>
            <w:rPr>
              <w:ins w:author="Letlhogonolo Victor Sebaetse" w:id="0" w:date="2020-11-27T22:29:58Z"/>
            </w:rPr>
          </w:pPr>
          <w:sdt>
            <w:sdtPr>
              <w:tag w:val="goog_rdk_1"/>
            </w:sdtPr>
            <w:sdtContent>
              <w:ins w:author="Letlhogonolo Victor Sebaetse" w:id="0" w:date="2020-11-27T22:29:58Z">
                <w:r w:rsidDel="00000000" w:rsidR="00000000" w:rsidRPr="00000000">
                  <w:rPr>
                    <w:rtl w:val="0"/>
                  </w:rPr>
                </w:r>
              </w:ins>
            </w:sdtContent>
          </w:sdt>
        </w:p>
      </w:sdtContent>
    </w:sdt>
    <w:sdt>
      <w:sdtPr>
        <w:tag w:val="goog_rdk_4"/>
      </w:sdtPr>
      <w:sdtContent>
        <w:p w:rsidR="00000000" w:rsidDel="00000000" w:rsidP="00000000" w:rsidRDefault="00000000" w:rsidRPr="00000000" w14:paraId="0000005F">
          <w:pPr>
            <w:rPr>
              <w:ins w:author="Letlhogonolo Victor Sebaetse" w:id="0" w:date="2020-11-27T22:29:58Z"/>
            </w:rPr>
          </w:pPr>
          <w:sdt>
            <w:sdtPr>
              <w:tag w:val="goog_rdk_3"/>
            </w:sdtPr>
            <w:sdtContent>
              <w:ins w:author="Letlhogonolo Victor Sebaetse" w:id="0" w:date="2020-11-27T22:29:58Z">
                <w:r w:rsidDel="00000000" w:rsidR="00000000" w:rsidRPr="00000000">
                  <w:rPr>
                    <w:rtl w:val="0"/>
                  </w:rPr>
                  <w:t xml:space="preserve">Symboling corresponds</w:t>
                </w:r>
                <w:r w:rsidDel="00000000" w:rsidR="00000000" w:rsidRPr="00000000">
                  <w:rPr>
                    <w:rtl w:val="0"/>
                  </w:rPr>
                  <w:t xml:space="preserve"> to the insurance risk level of an  automobile. automobiles are initially assigned a risk factor symbol associated with their price. Then, if an automobile is riskier, this symbol is adjusted by moving it up the scale. A value of +3 indicates that the auto is risky, -3 that it is probably pretty safe. Figure 9 shows most of the automobiles in the dataset are risky.</w:t>
                </w:r>
              </w:ins>
            </w:sdtContent>
          </w:sdt>
        </w:p>
      </w:sdtContent>
    </w:sdt>
    <w:sdt>
      <w:sdtPr>
        <w:tag w:val="goog_rdk_7"/>
      </w:sdtPr>
      <w:sdtContent>
        <w:p w:rsidR="00000000" w:rsidDel="00000000" w:rsidP="00000000" w:rsidRDefault="00000000" w:rsidRPr="00000000" w14:paraId="00000060">
          <w:pPr>
            <w:rPr>
              <w:rPrChange w:author="Letlhogonolo Victor Sebaetse" w:id="1" w:date="2020-11-27T22:29:58Z">
                <w:rPr/>
              </w:rPrChange>
            </w:rPr>
          </w:pPr>
          <w:sdt>
            <w:sdtPr>
              <w:tag w:val="goog_rdk_5"/>
            </w:sdtPr>
            <w:sdtContent>
              <w:ins w:author="Letlhogonolo Victor Sebaetse" w:id="0" w:date="2020-11-27T22:29:58Z">
                <w:r w:rsidDel="00000000" w:rsidR="00000000" w:rsidRPr="00000000">
                  <w:rPr/>
                  <w:drawing>
                    <wp:inline distB="114300" distT="114300" distL="114300" distR="114300">
                      <wp:extent cx="5314950" cy="4276725"/>
                      <wp:effectExtent b="0" l="0" r="0" t="0"/>
                      <wp:docPr id="2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14950" cy="4276725"/>
                              </a:xfrm>
                              <a:prstGeom prst="rect"/>
                              <a:ln/>
                            </pic:spPr>
                          </pic:pic>
                        </a:graphicData>
                      </a:graphic>
                    </wp:inline>
                  </w:drawing>
                </w:r>
              </w:ins>
            </w:sdtContent>
          </w:sdt>
          <w:sdt>
            <w:sdtPr>
              <w:tag w:val="goog_rdk_6"/>
            </w:sdtPr>
            <w:sdtContent>
              <w:r w:rsidDel="00000000" w:rsidR="00000000" w:rsidRPr="00000000">
                <w:rPr>
                  <w:rtl w:val="0"/>
                </w:rPr>
              </w:r>
            </w:sdtContent>
          </w:sdt>
        </w:p>
      </w:sdtContent>
    </w:sdt>
    <w:p w:rsidR="00000000" w:rsidDel="00000000" w:rsidP="00000000" w:rsidRDefault="00000000" w:rsidRPr="00000000" w14:paraId="00000061">
      <w:pPr>
        <w:rPr>
          <w:rFonts w:ascii="Montserrat" w:cs="Montserrat" w:eastAsia="Montserrat" w:hAnsi="Montserrat"/>
          <w:b w:val="1"/>
        </w:rPr>
      </w:pPr>
      <w:sdt>
        <w:sdtPr>
          <w:tag w:val="goog_rdk_8"/>
        </w:sdtPr>
        <w:sdtContent>
          <w:r w:rsidDel="00000000" w:rsidR="00000000" w:rsidRPr="00000000">
            <w:rPr>
              <w:rFonts w:ascii="Montserrat" w:cs="Montserrat" w:eastAsia="Montserrat" w:hAnsi="Montserrat"/>
              <w:b w:val="1"/>
              <w:rtl w:val="0"/>
              <w:rPrChange w:author="Letlhogonolo Victor Sebaetse" w:id="1" w:date="2020-11-27T22:29:58Z">
                <w:rPr>
                  <w:rFonts w:ascii="Montserrat" w:cs="Montserrat" w:eastAsia="Montserrat" w:hAnsi="Montserrat"/>
                  <w:b w:val="1"/>
                </w:rPr>
              </w:rPrChange>
            </w:rPr>
            <w:t xml:space="preserve">Figure 9. Insurance risk factor for automobiles in dataset.</w:t>
          </w:r>
        </w:sdtContent>
      </w:sdt>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The second attribute “normalized-losses” is the relative average loss payment per insured vehicle year. This value is normalized for all automobiles within a particular size classification (two-door, small, station wagons, sports, specialty, etc), and represents the average loss per car per year. The values range from 65 to 256. Figure 10 shows this relationship.</w:t>
      </w:r>
    </w:p>
    <w:p w:rsidR="00000000" w:rsidDel="00000000" w:rsidP="00000000" w:rsidRDefault="00000000" w:rsidRPr="00000000" w14:paraId="00000064">
      <w:pPr>
        <w:rPr/>
      </w:pPr>
      <w:r w:rsidDel="00000000" w:rsidR="00000000" w:rsidRPr="00000000">
        <w:rPr/>
        <w:drawing>
          <wp:inline distB="114300" distT="114300" distL="114300" distR="114300">
            <wp:extent cx="3799981" cy="3062288"/>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79998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10. Automobile normalized losses.</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Figure 11 below shows that g</w:t>
      </w:r>
      <w:r w:rsidDel="00000000" w:rsidR="00000000" w:rsidRPr="00000000">
        <w:rPr>
          <w:sz w:val="24"/>
          <w:szCs w:val="24"/>
          <w:rtl w:val="0"/>
        </w:rPr>
        <w:t xml:space="preserve">as automobiles are more affordable than diesel automobiles.</w:t>
      </w:r>
    </w:p>
    <w:p w:rsidR="00000000" w:rsidDel="00000000" w:rsidP="00000000" w:rsidRDefault="00000000" w:rsidRPr="00000000" w14:paraId="00000068">
      <w:pPr>
        <w:rPr/>
      </w:pPr>
      <w:r w:rsidDel="00000000" w:rsidR="00000000" w:rsidRPr="00000000">
        <w:rPr>
          <w:rtl w:val="0"/>
        </w:rPr>
        <w:br w:type="textWrapping"/>
      </w:r>
      <w:r w:rsidDel="00000000" w:rsidR="00000000" w:rsidRPr="00000000">
        <w:rPr/>
        <w:drawing>
          <wp:inline distB="114300" distT="114300" distL="114300" distR="114300">
            <wp:extent cx="5638800" cy="4162425"/>
            <wp:effectExtent b="0" l="0" r="0" t="0"/>
            <wp:docPr id="3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6388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11. Automobile prices based on fuel type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76875" cy="4162425"/>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768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12. Automobile horsepower based on aspiration.</w:t>
      </w:r>
    </w:p>
    <w:p w:rsidR="00000000" w:rsidDel="00000000" w:rsidP="00000000" w:rsidRDefault="00000000" w:rsidRPr="00000000" w14:paraId="0000006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A standard automobile with a rear engine has more power as can be seen in figure 12. The database indicates that turbo automobiles with a front engine perform much better than the standard automobile.</w:t>
      </w:r>
    </w:p>
    <w:p w:rsidR="00000000" w:rsidDel="00000000" w:rsidP="00000000" w:rsidRDefault="00000000" w:rsidRPr="00000000" w14:paraId="0000006F">
      <w:pPr>
        <w:rPr/>
      </w:pPr>
      <w:r w:rsidDel="00000000" w:rsidR="00000000" w:rsidRPr="00000000">
        <w:rPr/>
        <w:drawing>
          <wp:inline distB="114300" distT="114300" distL="114300" distR="114300">
            <wp:extent cx="3762294" cy="2862263"/>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762294"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13. Automobile horsepower based on  aspiration and fuel type.</w:t>
      </w:r>
    </w:p>
    <w:p w:rsidR="00000000" w:rsidDel="00000000" w:rsidP="00000000" w:rsidRDefault="00000000" w:rsidRPr="00000000" w14:paraId="00000071">
      <w:pPr>
        <w:rPr>
          <w:sz w:val="24"/>
          <w:szCs w:val="24"/>
        </w:rPr>
      </w:pPr>
      <w:r w:rsidDel="00000000" w:rsidR="00000000" w:rsidRPr="00000000">
        <w:rPr>
          <w:sz w:val="24"/>
          <w:szCs w:val="24"/>
          <w:rtl w:val="0"/>
        </w:rPr>
        <w:t xml:space="preserve">Figure 13 above shows that gas automobiles have better horsepower irrespective of whether its a standard or turbo automobile. An automobile with a rear engine is expensive as it has more horsepower as can be seen in figure 14 below and figure 12 above.</w:t>
      </w:r>
    </w:p>
    <w:p w:rsidR="00000000" w:rsidDel="00000000" w:rsidP="00000000" w:rsidRDefault="00000000" w:rsidRPr="00000000" w14:paraId="00000072">
      <w:pPr>
        <w:rPr/>
      </w:pPr>
      <w:r w:rsidDel="00000000" w:rsidR="00000000" w:rsidRPr="00000000">
        <w:rPr/>
        <w:drawing>
          <wp:inline distB="114300" distT="114300" distL="114300" distR="114300">
            <wp:extent cx="5638800" cy="4162425"/>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388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14. Automobile engine location pricing.</w:t>
      </w:r>
    </w:p>
    <w:p w:rsidR="00000000" w:rsidDel="00000000" w:rsidP="00000000" w:rsidRDefault="00000000" w:rsidRPr="00000000" w14:paraId="0000007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Figure 15 below shows that rear engine standard automobiles use less fuel on a highway compared to a front engine automobiles.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391150" cy="4162425"/>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911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15. Automobile fuel consumption based on engine location.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Figure 16 demonstrates that rear wheel drive cars have more horsepower based on the body shape of the different automobiles. Four wheel drive performs better except for a wagon body shaped automobile.</w:t>
      </w:r>
    </w:p>
    <w:p w:rsidR="00000000" w:rsidDel="00000000" w:rsidP="00000000" w:rsidRDefault="00000000" w:rsidRPr="00000000" w14:paraId="0000007B">
      <w:pPr>
        <w:rPr/>
      </w:pPr>
      <w:r w:rsidDel="00000000" w:rsidR="00000000" w:rsidRPr="00000000">
        <w:rPr/>
        <w:drawing>
          <wp:inline distB="114300" distT="114300" distL="114300" distR="114300">
            <wp:extent cx="5476875" cy="4162425"/>
            <wp:effectExtent b="0" l="0" r="0" t="0"/>
            <wp:docPr id="3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4768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16. Automobile horsepower performance vs body style.</w:t>
      </w:r>
    </w:p>
    <w:p w:rsidR="00000000" w:rsidDel="00000000" w:rsidP="00000000" w:rsidRDefault="00000000" w:rsidRPr="00000000" w14:paraId="0000007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Figure 17 shows how drive wheels horsepower and fuel system compare attributes compare..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966661" cy="3014663"/>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66661"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17. Automobile horsepower, fuel system and drive wheels.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The boxplot shown in figure 18 confirms the automobiles in this dataset, gas automobiles perform better than diesel automobiles.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30353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18. Boxplot for fuel type vs horsepower.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19 gives the prices of different automobile body styles, hatchback and hardtop are the least to most expensive based on their mean values.</w:t>
      </w:r>
    </w:p>
    <w:p w:rsidR="00000000" w:rsidDel="00000000" w:rsidP="00000000" w:rsidRDefault="00000000" w:rsidRPr="00000000" w14:paraId="0000008A">
      <w:pPr>
        <w:rPr/>
      </w:pPr>
      <w:r w:rsidDel="00000000" w:rsidR="00000000" w:rsidRPr="00000000">
        <w:rPr/>
        <w:drawing>
          <wp:inline distB="114300" distT="114300" distL="114300" distR="114300">
            <wp:extent cx="5731200" cy="3390900"/>
            <wp:effectExtent b="0" l="0" r="0" t="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19. Body-style automobile pricing.</w:t>
      </w:r>
    </w:p>
    <w:p w:rsidR="00000000" w:rsidDel="00000000" w:rsidP="00000000" w:rsidRDefault="00000000" w:rsidRPr="00000000" w14:paraId="0000008C">
      <w:pPr>
        <w:rPr/>
      </w:pPr>
      <w:r w:rsidDel="00000000" w:rsidR="00000000" w:rsidRPr="00000000">
        <w:rPr>
          <w:sz w:val="24"/>
          <w:szCs w:val="24"/>
          <w:rtl w:val="0"/>
        </w:rPr>
        <w:t xml:space="preserve">The gas automobile of engine type chcv has the highest price range compared to the other engine types, price range as can be seen in figure 20.</w:t>
      </w:r>
      <w:r w:rsidDel="00000000" w:rsidR="00000000" w:rsidRPr="00000000">
        <w:rPr>
          <w:rtl w:val="0"/>
        </w:rPr>
        <w:t xml:space="preserve"> </w:t>
      </w:r>
      <w:r w:rsidDel="00000000" w:rsidR="00000000" w:rsidRPr="00000000">
        <w:rPr/>
        <w:drawing>
          <wp:inline distB="114300" distT="114300" distL="114300" distR="114300">
            <wp:extent cx="5619750" cy="4352925"/>
            <wp:effectExtent b="0" l="0" r="0" t="0"/>
            <wp:docPr id="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6197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20. Automobile engine types.</w:t>
      </w:r>
    </w:p>
    <w:sdt>
      <w:sdtPr>
        <w:tag w:val="goog_rdk_10"/>
      </w:sdtPr>
      <w:sdtContent>
        <w:p w:rsidR="00000000" w:rsidDel="00000000" w:rsidP="00000000" w:rsidRDefault="00000000" w:rsidRPr="00000000" w14:paraId="0000008E">
          <w:pPr>
            <w:rPr>
              <w:ins w:author="Letlhogonolo Victor Sebaetse" w:id="2" w:date="2020-11-27T23:24:42Z"/>
              <w:sz w:val="24"/>
              <w:szCs w:val="24"/>
            </w:rPr>
          </w:pPr>
          <w:r w:rsidDel="00000000" w:rsidR="00000000" w:rsidRPr="00000000">
            <w:rPr>
              <w:sz w:val="24"/>
              <w:szCs w:val="24"/>
              <w:rtl w:val="0"/>
            </w:rPr>
            <w:br w:type="textWrapping"/>
            <w:t xml:space="preserve">Figure 21 below gives automobile price range based on horsepower.</w:t>
          </w:r>
          <w:sdt>
            <w:sdtPr>
              <w:tag w:val="goog_rdk_9"/>
            </w:sdtPr>
            <w:sdtContent>
              <w:ins w:author="Letlhogonolo Victor Sebaetse" w:id="2" w:date="2020-11-27T23:24:42Z">
                <w:r w:rsidDel="00000000" w:rsidR="00000000" w:rsidRPr="00000000">
                  <w:rPr>
                    <w:rtl w:val="0"/>
                  </w:rPr>
                </w:r>
              </w:ins>
            </w:sdtContent>
          </w:sdt>
        </w:p>
      </w:sdtContent>
    </w:sdt>
    <w:p w:rsidR="00000000" w:rsidDel="00000000" w:rsidP="00000000" w:rsidRDefault="00000000" w:rsidRPr="00000000" w14:paraId="0000008F">
      <w:pPr>
        <w:rPr/>
      </w:pPr>
      <w:sdt>
        <w:sdtPr>
          <w:tag w:val="goog_rdk_11"/>
        </w:sdtPr>
        <w:sdtContent>
          <w:ins w:author="Letlhogonolo Victor Sebaetse" w:id="2" w:date="2020-11-27T23:24:42Z">
            <w:r w:rsidDel="00000000" w:rsidR="00000000" w:rsidRPr="00000000">
              <w:rPr/>
              <w:drawing>
                <wp:inline distB="114300" distT="114300" distL="114300" distR="114300">
                  <wp:extent cx="5476875" cy="4352925"/>
                  <wp:effectExtent b="0" l="0" r="0" t="0"/>
                  <wp:docPr id="2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476875" cy="4352925"/>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90">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21. Price range based on horsepower.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rFonts w:ascii="Cabin" w:cs="Cabin" w:eastAsia="Cabin" w:hAnsi="Cabin"/>
        </w:rPr>
      </w:pPr>
      <w:r w:rsidDel="00000000" w:rsidR="00000000" w:rsidRPr="00000000">
        <w:rPr>
          <w:rtl w:val="0"/>
        </w:rPr>
        <w:t xml:space="preserve">Figure 22 gives the automobile price range based on the normalized losses..</w:t>
      </w:r>
      <w:r w:rsidDel="00000000" w:rsidR="00000000" w:rsidRPr="00000000">
        <w:rPr>
          <w:rFonts w:ascii="Cabin" w:cs="Cabin" w:eastAsia="Cabin" w:hAnsi="Cabin"/>
        </w:rPr>
        <w:drawing>
          <wp:inline distB="114300" distT="114300" distL="114300" distR="114300">
            <wp:extent cx="3953037" cy="3141805"/>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953037" cy="31418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22. Price range based  on normalized losses.</w:t>
      </w:r>
      <w:r w:rsidDel="00000000" w:rsidR="00000000" w:rsidRPr="00000000">
        <w:rPr>
          <w:rtl w:val="0"/>
        </w:rPr>
      </w:r>
    </w:p>
    <w:p w:rsidR="00000000" w:rsidDel="00000000" w:rsidP="00000000" w:rsidRDefault="00000000" w:rsidRPr="00000000" w14:paraId="00000094">
      <w:pPr>
        <w:spacing w:line="276" w:lineRule="auto"/>
        <w:ind w:left="0" w:firstLine="0"/>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3414713" cy="3421528"/>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414713" cy="342152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23. Automobile dataset aspiration makeup.</w:t>
      </w:r>
    </w:p>
    <w:p w:rsidR="00000000" w:rsidDel="00000000" w:rsidP="00000000" w:rsidRDefault="00000000" w:rsidRPr="00000000" w14:paraId="0000009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0"/>
        <w:rPr>
          <w:sz w:val="24"/>
          <w:szCs w:val="24"/>
        </w:rPr>
      </w:pPr>
      <w:r w:rsidDel="00000000" w:rsidR="00000000" w:rsidRPr="00000000">
        <w:rPr>
          <w:sz w:val="24"/>
          <w:szCs w:val="24"/>
          <w:rtl w:val="0"/>
        </w:rPr>
        <w:t xml:space="preserve">The pie chart in figure 23 shows that the dataset has  mostly standard automobiles than turbo automobiles. </w:t>
      </w:r>
      <w:r w:rsidDel="00000000" w:rsidR="00000000" w:rsidRPr="00000000">
        <w:rPr>
          <w:rtl w:val="0"/>
        </w:rPr>
      </w:r>
    </w:p>
    <w:p w:rsidR="00000000" w:rsidDel="00000000" w:rsidP="00000000" w:rsidRDefault="00000000" w:rsidRPr="00000000" w14:paraId="00000098">
      <w:pPr>
        <w:spacing w:line="276" w:lineRule="auto"/>
        <w:ind w:left="0" w:firstLine="0"/>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314950" cy="4276725"/>
            <wp:effectExtent b="0" l="0" r="0" t="0"/>
            <wp:docPr id="2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149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24. Total number of vehicles based on curb weight.</w:t>
      </w:r>
    </w:p>
    <w:p w:rsidR="00000000" w:rsidDel="00000000" w:rsidP="00000000" w:rsidRDefault="00000000" w:rsidRPr="00000000" w14:paraId="0000009A">
      <w:pPr>
        <w:spacing w:line="276" w:lineRule="auto"/>
        <w:ind w:left="0" w:firstLine="0"/>
        <w:rPr>
          <w:sz w:val="24"/>
          <w:szCs w:val="24"/>
        </w:rPr>
      </w:pPr>
      <w:r w:rsidDel="00000000" w:rsidR="00000000" w:rsidRPr="00000000">
        <w:rPr>
          <w:sz w:val="24"/>
          <w:szCs w:val="24"/>
          <w:rtl w:val="0"/>
        </w:rPr>
        <w:t xml:space="preserve">Figure 24 gives information on the number of cars in the dataset based on their curb weight.</w:t>
      </w:r>
    </w:p>
    <w:p w:rsidR="00000000" w:rsidDel="00000000" w:rsidP="00000000" w:rsidRDefault="00000000" w:rsidRPr="00000000" w14:paraId="0000009B">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C">
      <w:pPr>
        <w:spacing w:line="276" w:lineRule="auto"/>
        <w:ind w:left="0" w:firstLine="0"/>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3454400"/>
            <wp:effectExtent b="0" l="0" r="0" t="0"/>
            <wp:docPr id="1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25. Boxplot horsepower based on drive wheels.</w:t>
      </w:r>
    </w:p>
    <w:p w:rsidR="00000000" w:rsidDel="00000000" w:rsidP="00000000" w:rsidRDefault="00000000" w:rsidRPr="00000000" w14:paraId="0000009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rPr>
          <w:sz w:val="24"/>
          <w:szCs w:val="24"/>
        </w:rPr>
      </w:pPr>
      <w:r w:rsidDel="00000000" w:rsidR="00000000" w:rsidRPr="00000000">
        <w:rPr>
          <w:sz w:val="24"/>
          <w:szCs w:val="24"/>
          <w:rtl w:val="0"/>
        </w:rPr>
        <w:t xml:space="preserve">The boxplot in figure 25 gives a better visualization based on which wheel drive is better.</w:t>
      </w:r>
    </w:p>
    <w:p w:rsidR="00000000" w:rsidDel="00000000" w:rsidP="00000000" w:rsidRDefault="00000000" w:rsidRPr="00000000" w14:paraId="000000A0">
      <w:pPr>
        <w:spacing w:line="276" w:lineRule="auto"/>
        <w:ind w:left="0" w:firstLine="0"/>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3454400"/>
            <wp:effectExtent b="0" l="0" r="0" t="0"/>
            <wp:docPr id="3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26. Num-of-doors based on city mpg.</w:t>
      </w:r>
    </w:p>
    <w:p w:rsidR="00000000" w:rsidDel="00000000" w:rsidP="00000000" w:rsidRDefault="00000000" w:rsidRPr="00000000" w14:paraId="000000A2">
      <w:pPr>
        <w:spacing w:line="276" w:lineRule="auto"/>
        <w:ind w:left="0" w:firstLine="0"/>
        <w:rPr>
          <w:sz w:val="24"/>
          <w:szCs w:val="24"/>
        </w:rPr>
      </w:pPr>
      <w:r w:rsidDel="00000000" w:rsidR="00000000" w:rsidRPr="00000000">
        <w:rPr>
          <w:sz w:val="24"/>
          <w:szCs w:val="24"/>
          <w:rtl w:val="0"/>
        </w:rPr>
        <w:t xml:space="preserve">Figure 26 above shows there is no much difference in terms of fuel consumption in the city, whether the car has four doors or two.</w:t>
      </w:r>
    </w:p>
    <w:p w:rsidR="00000000" w:rsidDel="00000000" w:rsidP="00000000" w:rsidRDefault="00000000" w:rsidRPr="00000000" w14:paraId="000000A3">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A4">
      <w:pPr>
        <w:spacing w:line="276" w:lineRule="auto"/>
        <w:ind w:left="0" w:firstLine="0"/>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45593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Figure 27. Compression ratio based on fuel system and make.</w:t>
      </w:r>
    </w:p>
    <w:p w:rsidR="00000000" w:rsidDel="00000000" w:rsidP="00000000" w:rsidRDefault="00000000" w:rsidRPr="00000000" w14:paraId="000000A6">
      <w:pPr>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line="276" w:lineRule="auto"/>
        <w:ind w:left="0" w:firstLine="0"/>
        <w:rPr>
          <w:sz w:val="24"/>
          <w:szCs w:val="24"/>
        </w:rPr>
      </w:pPr>
      <w:r w:rsidDel="00000000" w:rsidR="00000000" w:rsidRPr="00000000">
        <w:rPr>
          <w:sz w:val="24"/>
          <w:szCs w:val="24"/>
          <w:rtl w:val="0"/>
        </w:rPr>
        <w:t xml:space="preserve">Figure 27 shows how compression ratios and fuel type influence the price of the different automobiles.  Compression ratios usually range from 8:1 to 10:1. A higher compression ratio ranges from 12:1 to 14:1, would mean higher combustion efficiency. Higher compression ratios and combustion efficiency mean more power with less fuel, and fewer exhaust gases.</w:t>
      </w:r>
    </w:p>
    <w:p w:rsidR="00000000" w:rsidDel="00000000" w:rsidP="00000000" w:rsidRDefault="00000000" w:rsidRPr="00000000" w14:paraId="000000A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Conclusion</w:t>
      </w:r>
    </w:p>
    <w:p w:rsidR="00000000" w:rsidDel="00000000" w:rsidP="00000000" w:rsidRDefault="00000000" w:rsidRPr="00000000" w14:paraId="000000AA">
      <w:pPr>
        <w:spacing w:line="276"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rPr>
          <w:sz w:val="24"/>
          <w:szCs w:val="24"/>
        </w:rPr>
      </w:pPr>
      <w:r w:rsidDel="00000000" w:rsidR="00000000" w:rsidRPr="00000000">
        <w:rPr>
          <w:sz w:val="24"/>
          <w:szCs w:val="24"/>
          <w:rtl w:val="0"/>
        </w:rPr>
        <w:t xml:space="preserve">The most important thing to consider when purchasing an automobile that is contained in the data set, would be horsepower, fuel type, drive-wheels and pricing. These factors can help you narrow your selection when it comes to the type of automobile you want. The visualization of the automobile dataset helps the consumer to select the best option. The visualization helps compare automobiles based on different factors, than just looking for a particular brand of automobile.</w:t>
      </w:r>
    </w:p>
    <w:p w:rsidR="00000000" w:rsidDel="00000000" w:rsidP="00000000" w:rsidRDefault="00000000" w:rsidRPr="00000000" w14:paraId="000000A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References</w:t>
      </w:r>
    </w:p>
    <w:p w:rsidR="00000000" w:rsidDel="00000000" w:rsidP="00000000" w:rsidRDefault="00000000" w:rsidRPr="00000000" w14:paraId="000000AE">
      <w:pPr>
        <w:spacing w:line="276"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F">
      <w:pPr>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EDA for Automobile Dataset, viewed 30 November 2020, &lt;</w:t>
      </w:r>
      <w:hyperlink r:id="rId37">
        <w:r w:rsidDel="00000000" w:rsidR="00000000" w:rsidRPr="00000000">
          <w:rPr>
            <w:color w:val="1155cc"/>
            <w:sz w:val="24"/>
            <w:szCs w:val="24"/>
            <w:highlight w:val="white"/>
            <w:u w:val="single"/>
            <w:rtl w:val="0"/>
          </w:rPr>
          <w:t xml:space="preserve">https://www.kaggle.com/toramky/eda-for-automobile-dataset</w:t>
        </w:r>
      </w:hyperlink>
      <w:r w:rsidDel="00000000" w:rsidR="00000000" w:rsidRPr="00000000">
        <w:rPr>
          <w:sz w:val="24"/>
          <w:szCs w:val="24"/>
          <w:highlight w:val="white"/>
          <w:rtl w:val="0"/>
        </w:rPr>
        <w:t xml:space="preserve">&gt;</w:t>
      </w:r>
      <w:r w:rsidDel="00000000" w:rsidR="00000000" w:rsidRPr="00000000">
        <w:rPr>
          <w:rtl w:val="0"/>
        </w:rPr>
      </w:r>
    </w:p>
    <w:p w:rsidR="00000000" w:rsidDel="00000000" w:rsidP="00000000" w:rsidRDefault="00000000" w:rsidRPr="00000000" w14:paraId="000000B0">
      <w:pPr>
        <w:spacing w:line="27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B1">
      <w:pPr>
        <w:pStyle w:val="Heading4"/>
        <w:keepNext w:val="0"/>
        <w:keepLines w:val="0"/>
        <w:numPr>
          <w:ilvl w:val="0"/>
          <w:numId w:val="2"/>
        </w:numPr>
        <w:shd w:fill="ffffff" w:val="clear"/>
        <w:spacing w:after="0" w:before="0" w:line="342.85714285714283" w:lineRule="auto"/>
        <w:ind w:left="720" w:hanging="360"/>
        <w:rPr>
          <w:u w:val="none"/>
        </w:rPr>
      </w:pPr>
      <w:bookmarkStart w:colFirst="0" w:colLast="0" w:name="_heading=h.80skbi81dgzw" w:id="1"/>
      <w:bookmarkEnd w:id="1"/>
      <w:hyperlink r:id="rId38">
        <w:r w:rsidDel="00000000" w:rsidR="00000000" w:rsidRPr="00000000">
          <w:rPr>
            <w:color w:val="1a8917"/>
            <w:highlight w:val="white"/>
            <w:rtl w:val="0"/>
          </w:rPr>
          <w:t xml:space="preserve">Sriram</w:t>
        </w:r>
      </w:hyperlink>
      <w:r w:rsidDel="00000000" w:rsidR="00000000" w:rsidRPr="00000000">
        <w:rPr>
          <w:rtl w:val="0"/>
        </w:rPr>
        <w:t xml:space="preserve">, </w:t>
      </w:r>
      <w:hyperlink r:id="rId39">
        <w:r w:rsidDel="00000000" w:rsidR="00000000" w:rsidRPr="00000000">
          <w:rPr>
            <w:color w:val="757575"/>
            <w:highlight w:val="white"/>
            <w:rtl w:val="0"/>
          </w:rPr>
          <w:t xml:space="preserve">2018, </w:t>
        </w:r>
      </w:hyperlink>
      <w:r w:rsidDel="00000000" w:rsidR="00000000" w:rsidRPr="00000000">
        <w:rPr>
          <w:color w:val="292929"/>
          <w:sz w:val="24"/>
          <w:szCs w:val="24"/>
          <w:highlight w:val="white"/>
          <w:rtl w:val="0"/>
        </w:rPr>
        <w:t xml:space="preserve">Let us do Data Analysis with Python, viewed 25 November 2020,&lt;https://medium.com/@sriramselvank/let-us-do-data-analysis-with-python-db2cb6eca43f&gt;</w:t>
      </w:r>
    </w:p>
    <w:p w:rsidR="00000000" w:rsidDel="00000000" w:rsidP="00000000" w:rsidRDefault="00000000" w:rsidRPr="00000000" w14:paraId="000000B2">
      <w:pPr>
        <w:spacing w:line="276" w:lineRule="auto"/>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B5">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B6">
      <w:pPr>
        <w:spacing w:line="276" w:lineRule="auto"/>
        <w:ind w:left="0" w:firstLine="0"/>
        <w:rPr>
          <w:rFonts w:ascii="Cabin" w:cs="Cabin" w:eastAsia="Cabin" w:hAnsi="Cabin"/>
          <w:b w:val="1"/>
        </w:rPr>
      </w:pPr>
      <w:r w:rsidDel="00000000" w:rsidR="00000000" w:rsidRPr="00000000">
        <w:rPr>
          <w:rFonts w:ascii="Cabin" w:cs="Cabin" w:eastAsia="Cabin" w:hAnsi="Cabin"/>
          <w:b w:val="1"/>
          <w:rtl w:val="0"/>
        </w:rPr>
        <w:t xml:space="preserve">THIS REPORT WAS WRITTEN BY : LEHLOHONOLO VICTOR SEBAETSE</w:t>
      </w:r>
    </w:p>
    <w:p w:rsidR="00000000" w:rsidDel="00000000" w:rsidP="00000000" w:rsidRDefault="00000000" w:rsidRPr="00000000" w14:paraId="000000B7">
      <w:pPr>
        <w:spacing w:after="120" w:before="160" w:line="240" w:lineRule="auto"/>
        <w:jc w:val="both"/>
        <w:rPr>
          <w:rFonts w:ascii="Cabin" w:cs="Cabin" w:eastAsia="Cabin" w:hAnsi="Cabin"/>
          <w:b w:val="1"/>
          <w:sz w:val="24"/>
          <w:szCs w:val="24"/>
        </w:rPr>
      </w:pPr>
      <w:r w:rsidDel="00000000" w:rsidR="00000000" w:rsidRPr="00000000">
        <w:rPr/>
        <w:drawing>
          <wp:inline distB="0" distT="0" distL="0" distR="0">
            <wp:extent cx="5734050" cy="177800"/>
            <wp:effectExtent b="0" l="0" r="0" t="0"/>
            <wp:docPr id="27"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5734050" cy="177800"/>
                    </a:xfrm>
                    <a:prstGeom prst="rect"/>
                    <a:ln/>
                  </pic:spPr>
                </pic:pic>
              </a:graphicData>
            </a:graphic>
          </wp:inline>
        </w:drawing>
      </w:r>
      <w:r w:rsidDel="00000000" w:rsidR="00000000" w:rsidRPr="00000000">
        <w:rPr>
          <w:rtl w:val="0"/>
        </w:rPr>
      </w:r>
    </w:p>
    <w:sectPr>
      <w:headerReference r:id="rId41" w:type="default"/>
      <w:footerReference r:id="rId42"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529590</wp:posOffset>
          </wp:positionV>
          <wp:extent cx="7560310" cy="327660"/>
          <wp:effectExtent b="0" l="0" r="0" t="0"/>
          <wp:wrapTopAndBottom distB="114300" distT="114300"/>
          <wp:docPr descr="Footer.jpg" id="20" name="image5.png"/>
          <a:graphic>
            <a:graphicData uri="http://schemas.openxmlformats.org/drawingml/2006/picture">
              <pic:pic>
                <pic:nvPicPr>
                  <pic:cNvPr descr="Footer.jpg" id="0" name="image5.png"/>
                  <pic:cNvPicPr preferRelativeResize="0"/>
                </pic:nvPicPr>
                <pic:blipFill>
                  <a:blip r:embed="rId1"/>
                  <a:srcRect b="11089" l="0" r="0" t="11090"/>
                  <a:stretch>
                    <a:fillRect/>
                  </a:stretch>
                </pic:blipFill>
                <pic:spPr>
                  <a:xfrm>
                    <a:off x="0" y="0"/>
                    <a:ext cx="7560310" cy="3276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Light" w:cs="Montserrat Light" w:eastAsia="Montserrat Light" w:hAnsi="Montserrat Light"/>
        <w:sz w:val="22"/>
        <w:szCs w:val="22"/>
        <w:lang w:val="en-US"/>
      </w:rPr>
    </w:rPrDefault>
    <w:pPrDefault>
      <w:pPr>
        <w:spacing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line="300" w:lineRule="auto"/>
      <w:jc w:val="both"/>
    </w:pPr>
    <w:rPr>
      <w:rFonts w:ascii="Montserrat" w:cs="Montserrat" w:eastAsia="Montserrat" w:hAnsi="Montserrat"/>
      <w:b w:val="1"/>
      <w:color w:val="c19a4f"/>
      <w:sz w:val="24"/>
      <w:szCs w:val="24"/>
    </w:rPr>
  </w:style>
  <w:style w:type="paragraph" w:styleId="Normal">
    <w:name w:val="Normal"/>
    <w:qFormat w:val="1"/>
    <w:pPr>
      <w:widowControl w:val="1"/>
      <w:bidi w:val="0"/>
      <w:spacing w:after="0" w:before="0" w:line="300" w:lineRule="auto"/>
      <w:jc w:val="both"/>
    </w:pPr>
    <w:rPr>
      <w:rFonts w:ascii="Montserrat Light" w:cs="Montserrat Light" w:eastAsia="Montserrat Light" w:hAnsi="Montserrat Light"/>
      <w:color w:val="auto"/>
      <w:kern w:val="0"/>
      <w:sz w:val="22"/>
      <w:szCs w:val="22"/>
      <w:lang w:bidi="hi-IN" w:eastAsia="zh-CN" w:val="en-US"/>
    </w:rPr>
  </w:style>
  <w:style w:type="paragraph" w:styleId="Heading1">
    <w:name w:val="Heading 1"/>
    <w:basedOn w:val="Normal1"/>
    <w:next w:val="Normal1"/>
    <w:qFormat w:val="1"/>
    <w:pPr>
      <w:keepNext w:val="1"/>
      <w:keepLines w:val="1"/>
      <w:spacing w:after="120" w:before="400" w:line="240" w:lineRule="auto"/>
    </w:pPr>
    <w:rPr>
      <w:sz w:val="40"/>
      <w:szCs w:val="40"/>
    </w:rPr>
  </w:style>
  <w:style w:type="paragraph" w:styleId="Heading2">
    <w:name w:val="Heading 2"/>
    <w:basedOn w:val="Normal1"/>
    <w:next w:val="Normal1"/>
    <w:qFormat w:val="1"/>
    <w:pPr>
      <w:keepNext w:val="1"/>
      <w:keepLines w:val="1"/>
      <w:spacing w:after="120" w:before="360" w:line="240" w:lineRule="auto"/>
    </w:pPr>
    <w:rPr>
      <w:b w:val="0"/>
      <w:sz w:val="32"/>
      <w:szCs w:val="32"/>
    </w:rPr>
  </w:style>
  <w:style w:type="paragraph" w:styleId="Heading3">
    <w:name w:val="Heading 3"/>
    <w:basedOn w:val="Normal1"/>
    <w:next w:val="Normal1"/>
    <w:qFormat w:val="1"/>
    <w:pPr>
      <w:keepNext w:val="1"/>
      <w:keepLines w:val="1"/>
      <w:spacing w:after="80" w:before="320" w:line="240" w:lineRule="auto"/>
    </w:pPr>
    <w:rPr>
      <w:b w:val="0"/>
      <w:color w:val="434343"/>
      <w:sz w:val="28"/>
      <w:szCs w:val="28"/>
    </w:rPr>
  </w:style>
  <w:style w:type="paragraph" w:styleId="Heading4">
    <w:name w:val="Heading 4"/>
    <w:basedOn w:val="Normal1"/>
    <w:next w:val="Normal1"/>
    <w:qFormat w:val="1"/>
    <w:pPr>
      <w:keepNext w:val="1"/>
      <w:keepLines w:val="1"/>
      <w:spacing w:after="80" w:before="280" w:line="240" w:lineRule="auto"/>
    </w:pPr>
    <w:rPr>
      <w:color w:val="666666"/>
      <w:sz w:val="24"/>
      <w:szCs w:val="24"/>
    </w:rPr>
  </w:style>
  <w:style w:type="paragraph" w:styleId="Heading5">
    <w:name w:val="Heading 5"/>
    <w:basedOn w:val="Normal1"/>
    <w:next w:val="Normal1"/>
    <w:qFormat w:val="1"/>
    <w:pPr>
      <w:keepNext w:val="1"/>
      <w:keepLines w:val="1"/>
      <w:spacing w:after="80" w:before="240" w:line="240" w:lineRule="auto"/>
    </w:pPr>
    <w:rPr>
      <w:color w:val="666666"/>
      <w:sz w:val="22"/>
      <w:szCs w:val="22"/>
    </w:rPr>
  </w:style>
  <w:style w:type="paragraph" w:styleId="Heading6">
    <w:name w:val="Heading 6"/>
    <w:basedOn w:val="Normal1"/>
    <w:next w:val="Normal1"/>
    <w:qFormat w:val="1"/>
    <w:pPr>
      <w:keepNext w:val="1"/>
      <w:keepLines w:val="1"/>
      <w:spacing w:after="80" w:before="240" w:line="240" w:lineRule="auto"/>
    </w:pPr>
    <w:rPr>
      <w:i w:val="1"/>
      <w:color w:val="666666"/>
      <w:sz w:val="22"/>
      <w:szCs w:val="22"/>
    </w:rPr>
  </w:style>
  <w:style w:type="character" w:styleId="InternetLink">
    <w:name w:val="Hyper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Normal1" w:default="1">
    <w:name w:val="LO-normal"/>
    <w:qFormat w:val="1"/>
    <w:pPr>
      <w:widowControl w:val="1"/>
      <w:bidi w:val="0"/>
      <w:spacing w:after="0" w:before="0" w:line="300" w:lineRule="auto"/>
      <w:jc w:val="both"/>
    </w:pPr>
    <w:rPr>
      <w:rFonts w:ascii="Montserrat Light" w:cs="Montserrat Light" w:eastAsia="Montserrat Light" w:hAnsi="Montserrat Light"/>
      <w:color w:val="auto"/>
      <w:kern w:val="0"/>
      <w:sz w:val="22"/>
      <w:szCs w:val="22"/>
      <w:lang w:bidi="hi-IN" w:eastAsia="zh-CN" w:val="en-US"/>
    </w:rPr>
  </w:style>
  <w:style w:type="paragraph" w:styleId="Title">
    <w:name w:val="Title"/>
    <w:basedOn w:val="Normal1"/>
    <w:next w:val="Normal1"/>
    <w:qFormat w:val="1"/>
    <w:pPr>
      <w:keepNext w:val="1"/>
      <w:keepLines w:val="1"/>
      <w:spacing w:line="300" w:lineRule="auto"/>
      <w:jc w:val="both"/>
    </w:pPr>
    <w:rPr>
      <w:rFonts w:ascii="Montserrat" w:cs="Montserrat" w:eastAsia="Montserrat" w:hAnsi="Montserrat"/>
      <w:b w:val="1"/>
      <w:color w:val="c19a4f"/>
      <w:sz w:val="24"/>
      <w:szCs w:val="24"/>
    </w:rPr>
  </w:style>
  <w:style w:type="paragraph" w:styleId="Subtitle">
    <w:name w:val="Subtitle"/>
    <w:basedOn w:val="Normal1"/>
    <w:next w:val="Normal1"/>
    <w:qFormat w:val="1"/>
    <w:pPr>
      <w:keepNext w:val="1"/>
      <w:keepLines w:val="1"/>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image" Target="media/image28.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3.png"/><Relationship Id="rId25" Type="http://schemas.openxmlformats.org/officeDocument/2006/relationships/image" Target="media/image27.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hyperlink" Target="http://www.hyperiondev.com/portal/" TargetMode="External"/><Relationship Id="rId31" Type="http://schemas.openxmlformats.org/officeDocument/2006/relationships/image" Target="media/image9.png"/><Relationship Id="rId30" Type="http://schemas.openxmlformats.org/officeDocument/2006/relationships/image" Target="media/image24.png"/><Relationship Id="rId11" Type="http://schemas.openxmlformats.org/officeDocument/2006/relationships/image" Target="media/image6.png"/><Relationship Id="rId33" Type="http://schemas.openxmlformats.org/officeDocument/2006/relationships/image" Target="media/image16.png"/><Relationship Id="rId10" Type="http://schemas.openxmlformats.org/officeDocument/2006/relationships/image" Target="media/image7.png"/><Relationship Id="rId32" Type="http://schemas.openxmlformats.org/officeDocument/2006/relationships/image" Target="media/image21.png"/><Relationship Id="rId13" Type="http://schemas.openxmlformats.org/officeDocument/2006/relationships/image" Target="media/image3.png"/><Relationship Id="rId35" Type="http://schemas.openxmlformats.org/officeDocument/2006/relationships/image" Target="media/image30.png"/><Relationship Id="rId12" Type="http://schemas.openxmlformats.org/officeDocument/2006/relationships/image" Target="media/image22.png"/><Relationship Id="rId34" Type="http://schemas.openxmlformats.org/officeDocument/2006/relationships/image" Target="media/image23.png"/><Relationship Id="rId15" Type="http://schemas.openxmlformats.org/officeDocument/2006/relationships/image" Target="media/image1.png"/><Relationship Id="rId37" Type="http://schemas.openxmlformats.org/officeDocument/2006/relationships/hyperlink" Target="https://www.kaggle.com/toramky/eda-for-automobile-dataset" TargetMode="External"/><Relationship Id="rId14" Type="http://schemas.openxmlformats.org/officeDocument/2006/relationships/image" Target="media/image2.png"/><Relationship Id="rId36" Type="http://schemas.openxmlformats.org/officeDocument/2006/relationships/image" Target="media/image20.png"/><Relationship Id="rId17" Type="http://schemas.openxmlformats.org/officeDocument/2006/relationships/image" Target="media/image31.png"/><Relationship Id="rId39" Type="http://schemas.openxmlformats.org/officeDocument/2006/relationships/hyperlink" Target="https://medium.com/@sriramselvank/let-us-do-data-analysis-with-python-db2cb6eca43f?source=post_page-----db2cb6eca43f--------------------------------" TargetMode="External"/><Relationship Id="rId16" Type="http://schemas.openxmlformats.org/officeDocument/2006/relationships/image" Target="media/image29.png"/><Relationship Id="rId38" Type="http://schemas.openxmlformats.org/officeDocument/2006/relationships/hyperlink" Target="https://medium.com/@sriramselvank?source=post_page-----db2cb6eca43f--------------------------------" TargetMode="External"/><Relationship Id="rId19" Type="http://schemas.openxmlformats.org/officeDocument/2006/relationships/image" Target="media/image2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RyLd2m8bl0741bCI7cQiaQr5Ag==">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